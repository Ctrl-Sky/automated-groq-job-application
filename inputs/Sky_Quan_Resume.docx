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2BAD" w14:textId="655DDE0D" w:rsidR="00172DC7" w:rsidRPr="00172DC7" w:rsidRDefault="00172DC7" w:rsidP="00172DC7">
      <w:pPr>
        <w:pBdr>
          <w:bottom w:val="single" w:sz="4" w:space="1" w:color="auto"/>
        </w:pBdr>
        <w:jc w:val="center"/>
        <w:rPr>
          <w:sz w:val="60"/>
          <w:szCs w:val="60"/>
          <w:rPrChange w:id="0" w:author="sky tin" w:date="2025-03-04T23:49:00Z" w16du:dateUtc="2025-03-05T04:49:00Z">
            <w:rPr/>
          </w:rPrChange>
        </w:rPr>
        <w:pPrChange w:id="1" w:author="sky tin" w:date="2025-03-04T23:49:00Z" w16du:dateUtc="2025-03-05T04:49:00Z">
          <w:pPr/>
        </w:pPrChange>
      </w:pPr>
      <w:r w:rsidRPr="00172DC7">
        <w:rPr>
          <w:sz w:val="60"/>
          <w:szCs w:val="60"/>
          <w:rPrChange w:id="2" w:author="sky tin" w:date="2025-03-04T23:49:00Z" w16du:dateUtc="2025-03-05T04:49:00Z">
            <w:rPr/>
          </w:rPrChange>
        </w:rPr>
        <w:t>Sky Quan</w:t>
      </w:r>
    </w:p>
    <w:p w14:paraId="51714577" w14:textId="752E44EF" w:rsidR="00172DC7" w:rsidDel="00172DC7" w:rsidRDefault="00172DC7" w:rsidP="00172DC7">
      <w:pPr>
        <w:jc w:val="center"/>
        <w:rPr>
          <w:del w:id="3" w:author="sky tin" w:date="2025-03-04T23:49:00Z" w16du:dateUtc="2025-03-05T04:49:00Z"/>
        </w:rPr>
      </w:pPr>
      <w:del w:id="4" w:author="sky tin" w:date="2025-03-04T23:49:00Z" w16du:dateUtc="2025-03-05T04:49:00Z">
        <w:r w:rsidRPr="00172DC7" w:rsidDel="00172DC7">
          <mc:AlternateContent>
            <mc:Choice Requires="wps">
              <w:drawing>
                <wp:anchor distT="0" distB="0" distL="114300" distR="114300" simplePos="0" relativeHeight="251659264" behindDoc="0" locked="0" layoutInCell="1" allowOverlap="1" wp14:anchorId="0B92F427" wp14:editId="06397BDE">
                  <wp:simplePos x="0" y="0"/>
                  <wp:positionH relativeFrom="column">
                    <wp:posOffset>-19050</wp:posOffset>
                  </wp:positionH>
                  <wp:positionV relativeFrom="paragraph">
                    <wp:posOffset>245110</wp:posOffset>
                  </wp:positionV>
                  <wp:extent cx="6315075" cy="19050"/>
                  <wp:effectExtent l="19050" t="19050" r="28575" b="19050"/>
                  <wp:wrapNone/>
                  <wp:docPr id="415992558" name="Straight Connector 1"/>
                  <wp:cNvGraphicFramePr/>
                  <a:graphic xmlns:a="http://schemas.openxmlformats.org/drawingml/2006/main">
                    <a:graphicData uri="http://schemas.microsoft.com/office/word/2010/wordprocessingShape">
                      <wps:wsp>
                        <wps:cNvCnPr/>
                        <wps:spPr>
                          <a:xfrm flipV="1">
                            <a:off x="0" y="0"/>
                            <a:ext cx="6315075" cy="19050"/>
                          </a:xfrm>
                          <a:prstGeom prst="line">
                            <a:avLst/>
                          </a:prstGeom>
                          <a:ln w="381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F9FE1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pt,19.3pt" to="495.7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" strokecolor="#0d0d0d [3069]" strokeweight="3pt">
                  <v:stroke joinstyle="miter"/>
                </v:line>
              </w:pict>
            </mc:Fallback>
          </mc:AlternateContent>
        </w:r>
      </w:del>
      <w:r w:rsidRPr="00172DC7">
        <w:t xml:space="preserve">647 – 613 – 7546 | </w:t>
      </w:r>
      <w:hyperlink r:id="rId5" w:history="1">
        <w:r w:rsidRPr="00172DC7">
          <w:rPr>
            <w:rStyle w:val="Hyperlink"/>
          </w:rPr>
          <w:t>skyquan23@gmail.com</w:t>
        </w:r>
      </w:hyperlink>
      <w:r w:rsidRPr="00172DC7">
        <w:t xml:space="preserve"> | </w:t>
      </w:r>
      <w:hyperlink r:id="rId6" w:history="1">
        <w:r w:rsidRPr="00172DC7">
          <w:rPr>
            <w:rStyle w:val="Hyperlink"/>
          </w:rPr>
          <w:t>www.linkedin.com/in/sky-quan</w:t>
        </w:r>
      </w:hyperlink>
    </w:p>
    <w:p w14:paraId="6F6AF288" w14:textId="77777777" w:rsidR="00172DC7" w:rsidRPr="00172DC7" w:rsidRDefault="00172DC7" w:rsidP="00172DC7">
      <w:pPr>
        <w:jc w:val="center"/>
        <w:rPr>
          <w:ins w:id="5" w:author="sky tin" w:date="2025-03-04T23:53:00Z" w16du:dateUtc="2025-03-05T04:53:00Z"/>
        </w:rPr>
        <w:pPrChange w:id="6" w:author="sky tin" w:date="2025-03-04T23:49:00Z" w16du:dateUtc="2025-03-05T04:49:00Z">
          <w:pPr/>
        </w:pPrChange>
      </w:pPr>
    </w:p>
    <w:p w14:paraId="1722EFD2" w14:textId="77777777" w:rsidR="00172DC7" w:rsidRPr="008C4C21" w:rsidRDefault="00172DC7" w:rsidP="00172DC7">
      <w:pPr>
        <w:spacing w:line="240" w:lineRule="auto"/>
        <w:rPr>
          <w:ins w:id="7" w:author="sky tin" w:date="2025-03-04T23:53:00Z" w16du:dateUtc="2025-03-05T04:53:00Z"/>
          <w:b/>
          <w:bCs/>
          <w:sz w:val="22"/>
          <w:szCs w:val="22"/>
        </w:rPr>
      </w:pPr>
      <w:ins w:id="8" w:author="sky tin" w:date="2025-03-04T23:53:00Z" w16du:dateUtc="2025-03-05T04:53:00Z">
        <w:r>
          <w:rPr>
            <w:b/>
            <w:bCs/>
            <w:sz w:val="22"/>
            <w:szCs w:val="22"/>
          </w:rPr>
          <w:t>EDUCATION</w:t>
        </w:r>
      </w:ins>
    </w:p>
    <w:p w14:paraId="0182DA39" w14:textId="26754F2C" w:rsidR="00172DC7" w:rsidDel="00172DC7" w:rsidRDefault="00172DC7" w:rsidP="00172DC7">
      <w:pPr>
        <w:rPr>
          <w:del w:id="9" w:author="sky tin" w:date="2025-03-04T23:49:00Z" w16du:dateUtc="2025-03-05T04:49:00Z"/>
          <w:sz w:val="22"/>
          <w:szCs w:val="22"/>
        </w:rPr>
      </w:pPr>
      <w:ins w:id="10" w:author="sky tin" w:date="2025-03-04T23:53:00Z" w16du:dateUtc="2025-03-05T04:53:00Z">
        <w:r>
          <w:rPr>
            <w:sz w:val="22"/>
            <w:szCs w:val="22"/>
          </w:rPr>
          <w:t>Sep 2022 – May 2027</w:t>
        </w:r>
        <w:r>
          <w:rPr>
            <w:sz w:val="22"/>
            <w:szCs w:val="22"/>
          </w:rPr>
          <w:tab/>
        </w:r>
        <w:r w:rsidRPr="008C4C21">
          <w:rPr>
            <w:sz w:val="22"/>
            <w:szCs w:val="22"/>
          </w:rPr>
          <w:t>Computer Science - Bachelor of Applied Science | McMaster University</w:t>
        </w:r>
      </w:ins>
    </w:p>
    <w:p w14:paraId="69A6C030" w14:textId="550192DF" w:rsidR="00172DC7" w:rsidRPr="00172DC7" w:rsidRDefault="00172DC7" w:rsidP="00172DC7">
      <w:pPr>
        <w:spacing w:line="240" w:lineRule="auto"/>
        <w:rPr>
          <w:ins w:id="11" w:author="sky tin" w:date="2025-03-04T23:54:00Z" w16du:dateUtc="2025-03-05T04:54:00Z"/>
          <w:sz w:val="22"/>
          <w:szCs w:val="22"/>
          <w:rPrChange w:id="12" w:author="sky tin" w:date="2025-03-04T23:53:00Z" w16du:dateUtc="2025-03-05T04:53:00Z">
            <w:rPr>
              <w:ins w:id="13" w:author="sky tin" w:date="2025-03-04T23:54:00Z" w16du:dateUtc="2025-03-05T04:54:00Z"/>
            </w:rPr>
          </w:rPrChange>
        </w:rPr>
        <w:pPrChange w:id="14" w:author="sky tin" w:date="2025-03-04T23:53:00Z" w16du:dateUtc="2025-03-05T04:53:00Z">
          <w:pPr/>
        </w:pPrChange>
      </w:pPr>
    </w:p>
    <w:p w14:paraId="13FA7714" w14:textId="78BB6AC2" w:rsidR="00172DC7" w:rsidDel="00172DC7" w:rsidRDefault="00172DC7" w:rsidP="00172DC7">
      <w:pPr>
        <w:rPr>
          <w:del w:id="15" w:author="sky tin" w:date="2025-03-04T23:49:00Z" w16du:dateUtc="2025-03-05T04:49:00Z"/>
          <w:b/>
          <w:bCs/>
        </w:rPr>
      </w:pPr>
      <w:ins w:id="16" w:author="sky tin" w:date="2025-03-04T23:54:00Z" w16du:dateUtc="2025-03-05T04:54:00Z">
        <w:r>
          <w:rPr>
            <w:b/>
            <w:bCs/>
          </w:rPr>
          <w:t>SKILLS</w:t>
        </w:r>
      </w:ins>
      <w:del w:id="17" w:author="sky tin" w:date="2025-03-04T23:49:00Z" w16du:dateUtc="2025-03-05T04:49:00Z">
        <w:r w:rsidRPr="00172DC7" w:rsidDel="00172DC7">
          <w:rPr>
            <w:b/>
            <w:bCs/>
          </w:rPr>
          <w:delText xml:space="preserve">Highlights of Qualifications </w:delText>
        </w:r>
      </w:del>
    </w:p>
    <w:p w14:paraId="17B9501B" w14:textId="77777777" w:rsidR="00172DC7" w:rsidRPr="00172DC7" w:rsidRDefault="00172DC7" w:rsidP="00172DC7">
      <w:pPr>
        <w:rPr>
          <w:ins w:id="18" w:author="sky tin" w:date="2025-03-04T23:54:00Z" w16du:dateUtc="2025-03-05T04:54:00Z"/>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172DC7" w14:paraId="6C4DC635" w14:textId="77777777" w:rsidTr="00172DC7">
        <w:trPr>
          <w:ins w:id="19" w:author="sky tin" w:date="2025-03-04T23:54:00Z" w16du:dateUtc="2025-03-05T04:54:00Z"/>
        </w:trPr>
        <w:tc>
          <w:tcPr>
            <w:tcW w:w="1870" w:type="dxa"/>
          </w:tcPr>
          <w:p w14:paraId="1753802F" w14:textId="31B2F258" w:rsidR="00172DC7" w:rsidRDefault="00172DC7" w:rsidP="00172DC7">
            <w:pPr>
              <w:rPr>
                <w:ins w:id="20" w:author="sky tin" w:date="2025-03-04T23:54:00Z" w16du:dateUtc="2025-03-05T04:54:00Z"/>
              </w:rPr>
            </w:pPr>
            <w:ins w:id="21" w:author="sky tin" w:date="2025-03-04T23:55:00Z" w16du:dateUtc="2025-03-05T04:55:00Z">
              <w:r>
                <w:t>S</w:t>
              </w:r>
            </w:ins>
          </w:p>
        </w:tc>
        <w:tc>
          <w:tcPr>
            <w:tcW w:w="1870" w:type="dxa"/>
          </w:tcPr>
          <w:p w14:paraId="79694358" w14:textId="77777777" w:rsidR="00172DC7" w:rsidRDefault="00172DC7" w:rsidP="00172DC7">
            <w:pPr>
              <w:rPr>
                <w:ins w:id="22" w:author="sky tin" w:date="2025-03-04T23:54:00Z" w16du:dateUtc="2025-03-05T04:54:00Z"/>
              </w:rPr>
            </w:pPr>
          </w:p>
        </w:tc>
        <w:tc>
          <w:tcPr>
            <w:tcW w:w="1870" w:type="dxa"/>
          </w:tcPr>
          <w:p w14:paraId="5649709E" w14:textId="77777777" w:rsidR="00172DC7" w:rsidRDefault="00172DC7" w:rsidP="00172DC7">
            <w:pPr>
              <w:rPr>
                <w:ins w:id="23" w:author="sky tin" w:date="2025-03-04T23:54:00Z" w16du:dateUtc="2025-03-05T04:54:00Z"/>
              </w:rPr>
            </w:pPr>
          </w:p>
        </w:tc>
        <w:tc>
          <w:tcPr>
            <w:tcW w:w="1870" w:type="dxa"/>
          </w:tcPr>
          <w:p w14:paraId="5A723BBB" w14:textId="77777777" w:rsidR="00172DC7" w:rsidRDefault="00172DC7" w:rsidP="00172DC7">
            <w:pPr>
              <w:rPr>
                <w:ins w:id="24" w:author="sky tin" w:date="2025-03-04T23:54:00Z" w16du:dateUtc="2025-03-05T04:54:00Z"/>
              </w:rPr>
            </w:pPr>
          </w:p>
        </w:tc>
        <w:tc>
          <w:tcPr>
            <w:tcW w:w="1870" w:type="dxa"/>
          </w:tcPr>
          <w:p w14:paraId="6B6A6912" w14:textId="77777777" w:rsidR="00172DC7" w:rsidRDefault="00172DC7" w:rsidP="00172DC7">
            <w:pPr>
              <w:rPr>
                <w:ins w:id="25" w:author="sky tin" w:date="2025-03-04T23:54:00Z" w16du:dateUtc="2025-03-05T04:54:00Z"/>
              </w:rPr>
            </w:pPr>
          </w:p>
        </w:tc>
      </w:tr>
      <w:tr w:rsidR="00172DC7" w14:paraId="4DC94023" w14:textId="77777777" w:rsidTr="00172DC7">
        <w:trPr>
          <w:ins w:id="26" w:author="sky tin" w:date="2025-03-04T23:54:00Z" w16du:dateUtc="2025-03-05T04:54:00Z"/>
        </w:trPr>
        <w:tc>
          <w:tcPr>
            <w:tcW w:w="1870" w:type="dxa"/>
          </w:tcPr>
          <w:p w14:paraId="7EB9C407" w14:textId="77777777" w:rsidR="00172DC7" w:rsidRDefault="00172DC7" w:rsidP="00172DC7">
            <w:pPr>
              <w:rPr>
                <w:ins w:id="27" w:author="sky tin" w:date="2025-03-04T23:54:00Z" w16du:dateUtc="2025-03-05T04:54:00Z"/>
              </w:rPr>
            </w:pPr>
          </w:p>
        </w:tc>
        <w:tc>
          <w:tcPr>
            <w:tcW w:w="1870" w:type="dxa"/>
          </w:tcPr>
          <w:p w14:paraId="37A24C96" w14:textId="77777777" w:rsidR="00172DC7" w:rsidRDefault="00172DC7" w:rsidP="00172DC7">
            <w:pPr>
              <w:rPr>
                <w:ins w:id="28" w:author="sky tin" w:date="2025-03-04T23:54:00Z" w16du:dateUtc="2025-03-05T04:54:00Z"/>
              </w:rPr>
            </w:pPr>
          </w:p>
        </w:tc>
        <w:tc>
          <w:tcPr>
            <w:tcW w:w="1870" w:type="dxa"/>
          </w:tcPr>
          <w:p w14:paraId="6860DCB3" w14:textId="77777777" w:rsidR="00172DC7" w:rsidRDefault="00172DC7" w:rsidP="00172DC7">
            <w:pPr>
              <w:rPr>
                <w:ins w:id="29" w:author="sky tin" w:date="2025-03-04T23:54:00Z" w16du:dateUtc="2025-03-05T04:54:00Z"/>
              </w:rPr>
            </w:pPr>
          </w:p>
        </w:tc>
        <w:tc>
          <w:tcPr>
            <w:tcW w:w="1870" w:type="dxa"/>
          </w:tcPr>
          <w:p w14:paraId="66FFA06F" w14:textId="77777777" w:rsidR="00172DC7" w:rsidRDefault="00172DC7" w:rsidP="00172DC7">
            <w:pPr>
              <w:rPr>
                <w:ins w:id="30" w:author="sky tin" w:date="2025-03-04T23:54:00Z" w16du:dateUtc="2025-03-05T04:54:00Z"/>
              </w:rPr>
            </w:pPr>
          </w:p>
        </w:tc>
        <w:tc>
          <w:tcPr>
            <w:tcW w:w="1870" w:type="dxa"/>
          </w:tcPr>
          <w:p w14:paraId="77BAA141" w14:textId="77777777" w:rsidR="00172DC7" w:rsidRDefault="00172DC7" w:rsidP="00172DC7">
            <w:pPr>
              <w:rPr>
                <w:ins w:id="31" w:author="sky tin" w:date="2025-03-04T23:54:00Z" w16du:dateUtc="2025-03-05T04:54:00Z"/>
              </w:rPr>
            </w:pPr>
          </w:p>
        </w:tc>
      </w:tr>
    </w:tbl>
    <w:p w14:paraId="0AB700DA" w14:textId="2A8558D9" w:rsidR="00172DC7" w:rsidRPr="00172DC7" w:rsidDel="00172DC7" w:rsidRDefault="00172DC7" w:rsidP="00172DC7">
      <w:pPr>
        <w:numPr>
          <w:ilvl w:val="0"/>
          <w:numId w:val="1"/>
        </w:numPr>
        <w:rPr>
          <w:del w:id="32" w:author="sky tin" w:date="2025-03-04T23:49:00Z" w16du:dateUtc="2025-03-05T04:49:00Z"/>
        </w:rPr>
        <w:pPrChange w:id="33" w:author="sky tin" w:date="2025-03-04T23:53:00Z" w16du:dateUtc="2025-03-05T04:53:00Z">
          <w:pPr>
            <w:numPr>
              <w:numId w:val="1"/>
            </w:numPr>
            <w:ind w:left="720" w:hanging="360"/>
          </w:pPr>
        </w:pPrChange>
      </w:pPr>
      <w:del w:id="34" w:author="sky tin" w:date="2025-03-04T23:49:00Z" w16du:dateUtc="2025-03-05T04:49:00Z">
        <w:r w:rsidRPr="00172DC7" w:rsidDel="00172DC7">
          <w:delText>Strong proficiency in object-oriented programming and application development using various languages such as Python/Perl/Shell, C#, HTML5, CSS, JavaScript, and SQL.</w:delText>
        </w:r>
      </w:del>
    </w:p>
    <w:p w14:paraId="29A86E38" w14:textId="30E71130" w:rsidR="00172DC7" w:rsidRPr="00172DC7" w:rsidDel="00172DC7" w:rsidRDefault="00172DC7" w:rsidP="00172DC7">
      <w:pPr>
        <w:numPr>
          <w:ilvl w:val="0"/>
          <w:numId w:val="1"/>
        </w:numPr>
        <w:rPr>
          <w:del w:id="35" w:author="sky tin" w:date="2025-03-04T23:49:00Z" w16du:dateUtc="2025-03-05T04:49:00Z"/>
        </w:rPr>
        <w:pPrChange w:id="36" w:author="sky tin" w:date="2025-03-04T23:53:00Z" w16du:dateUtc="2025-03-05T04:53:00Z">
          <w:pPr>
            <w:numPr>
              <w:numId w:val="1"/>
            </w:numPr>
            <w:ind w:left="720" w:hanging="360"/>
          </w:pPr>
        </w:pPrChange>
      </w:pPr>
      <w:del w:id="37" w:author="sky tin" w:date="2025-03-04T23:49:00Z" w16du:dateUtc="2025-03-05T04:49:00Z">
        <w:r w:rsidRPr="00172DC7" w:rsidDel="00172DC7">
          <w:delText>Adept software developer experienced in testing, profiling, debugging techniques, documentation, version control, issue tracking, SEO, and program management.</w:delText>
        </w:r>
      </w:del>
    </w:p>
    <w:p w14:paraId="3D993352" w14:textId="13C1D296" w:rsidR="00172DC7" w:rsidRPr="00172DC7" w:rsidDel="00172DC7" w:rsidRDefault="00172DC7" w:rsidP="00172DC7">
      <w:pPr>
        <w:numPr>
          <w:ilvl w:val="0"/>
          <w:numId w:val="1"/>
        </w:numPr>
        <w:rPr>
          <w:del w:id="38" w:author="sky tin" w:date="2025-03-04T23:49:00Z" w16du:dateUtc="2025-03-05T04:49:00Z"/>
        </w:rPr>
        <w:pPrChange w:id="39" w:author="sky tin" w:date="2025-03-04T23:53:00Z" w16du:dateUtc="2025-03-05T04:53:00Z">
          <w:pPr>
            <w:numPr>
              <w:numId w:val="1"/>
            </w:numPr>
            <w:ind w:left="720" w:hanging="360"/>
          </w:pPr>
        </w:pPrChange>
      </w:pPr>
      <w:del w:id="40" w:author="sky tin" w:date="2025-03-04T23:49:00Z" w16du:dateUtc="2025-03-05T04:49:00Z">
        <w:r w:rsidRPr="00172DC7" w:rsidDel="00172DC7">
          <w:delText>Familiar with cloud technology and modern relational databases such as Azure and SQL.</w:delText>
        </w:r>
      </w:del>
    </w:p>
    <w:p w14:paraId="3952B23C" w14:textId="77777777" w:rsidR="00172DC7" w:rsidRPr="00172DC7" w:rsidRDefault="00172DC7" w:rsidP="00172DC7"/>
    <w:p w14:paraId="348C7712" w14:textId="77777777" w:rsidR="00172DC7" w:rsidRPr="00172DC7" w:rsidRDefault="00172DC7" w:rsidP="00172DC7">
      <w:pPr>
        <w:spacing w:line="240" w:lineRule="auto"/>
        <w:rPr>
          <w:b/>
          <w:bCs/>
          <w:sz w:val="22"/>
          <w:szCs w:val="22"/>
          <w:rPrChange w:id="41" w:author="sky tin" w:date="2025-03-04T23:52:00Z" w16du:dateUtc="2025-03-05T04:52:00Z">
            <w:rPr>
              <w:b/>
              <w:bCs/>
            </w:rPr>
          </w:rPrChange>
        </w:rPr>
        <w:pPrChange w:id="42" w:author="sky tin" w:date="2025-03-04T23:50:00Z" w16du:dateUtc="2025-03-05T04:50:00Z">
          <w:pPr/>
        </w:pPrChange>
      </w:pPr>
      <w:r w:rsidRPr="00172DC7">
        <w:rPr>
          <w:b/>
          <w:bCs/>
          <w:sz w:val="22"/>
          <w:szCs w:val="22"/>
          <w:rPrChange w:id="43" w:author="sky tin" w:date="2025-03-04T23:52:00Z" w16du:dateUtc="2025-03-05T04:52:00Z">
            <w:rPr>
              <w:b/>
              <w:bCs/>
            </w:rPr>
          </w:rPrChange>
        </w:rPr>
        <w:t>Experience</w:t>
      </w:r>
    </w:p>
    <w:p w14:paraId="0BC0CE20" w14:textId="77777777" w:rsidR="00172DC7" w:rsidRPr="00172DC7" w:rsidRDefault="00172DC7" w:rsidP="00172DC7">
      <w:pPr>
        <w:spacing w:line="240" w:lineRule="auto"/>
        <w:rPr>
          <w:sz w:val="22"/>
          <w:szCs w:val="22"/>
          <w:rPrChange w:id="44" w:author="sky tin" w:date="2025-03-04T23:52:00Z" w16du:dateUtc="2025-03-05T04:52:00Z">
            <w:rPr/>
          </w:rPrChange>
        </w:rPr>
        <w:pPrChange w:id="45" w:author="sky tin" w:date="2025-03-04T23:50:00Z" w16du:dateUtc="2025-03-05T04:50:00Z">
          <w:pPr/>
        </w:pPrChange>
      </w:pPr>
      <w:r w:rsidRPr="00172DC7">
        <w:rPr>
          <w:sz w:val="22"/>
          <w:szCs w:val="22"/>
          <w:rPrChange w:id="46" w:author="sky tin" w:date="2025-03-04T23:52:00Z" w16du:dateUtc="2025-03-05T04:52:00Z">
            <w:rPr/>
          </w:rPrChange>
        </w:rPr>
        <w:t>Research Assistant | McMaster University, Computing and Software                   May 2023 – Aug 2023</w:t>
      </w:r>
    </w:p>
    <w:p w14:paraId="7EB05A44" w14:textId="77777777" w:rsidR="00172DC7" w:rsidRPr="00172DC7" w:rsidRDefault="00172DC7" w:rsidP="00172DC7">
      <w:pPr>
        <w:numPr>
          <w:ilvl w:val="0"/>
          <w:numId w:val="2"/>
        </w:numPr>
        <w:spacing w:line="240" w:lineRule="auto"/>
        <w:rPr>
          <w:sz w:val="22"/>
          <w:szCs w:val="22"/>
          <w:rPrChange w:id="47" w:author="sky tin" w:date="2025-03-04T23:52:00Z" w16du:dateUtc="2025-03-05T04:52:00Z">
            <w:rPr/>
          </w:rPrChange>
        </w:rPr>
        <w:pPrChange w:id="48" w:author="sky tin" w:date="2025-03-04T23:50:00Z" w16du:dateUtc="2025-03-05T04:50:00Z">
          <w:pPr>
            <w:numPr>
              <w:numId w:val="2"/>
            </w:numPr>
            <w:ind w:left="720" w:hanging="360"/>
          </w:pPr>
        </w:pPrChange>
      </w:pPr>
      <w:r w:rsidRPr="00172DC7">
        <w:rPr>
          <w:sz w:val="22"/>
          <w:szCs w:val="22"/>
          <w:rPrChange w:id="49" w:author="sky tin" w:date="2025-03-04T23:52:00Z" w16du:dateUtc="2025-03-05T04:52:00Z">
            <w:rPr/>
          </w:rPrChange>
        </w:rPr>
        <w:t>Worked with Dr. Stephen Kelly to research evolving adaptable control policies using gymnasium’s pendulum task and Distributed Evolutionary Algorithms in Python (DEAP) to conduct experiments on the partially observable pendulum task using machine learning.</w:t>
      </w:r>
    </w:p>
    <w:p w14:paraId="4E83EF31" w14:textId="77777777" w:rsidR="00172DC7" w:rsidRPr="00172DC7" w:rsidRDefault="00172DC7" w:rsidP="00172DC7">
      <w:pPr>
        <w:numPr>
          <w:ilvl w:val="0"/>
          <w:numId w:val="2"/>
        </w:numPr>
        <w:spacing w:line="240" w:lineRule="auto"/>
        <w:rPr>
          <w:sz w:val="22"/>
          <w:szCs w:val="22"/>
          <w:rPrChange w:id="50" w:author="sky tin" w:date="2025-03-04T23:52:00Z" w16du:dateUtc="2025-03-05T04:52:00Z">
            <w:rPr/>
          </w:rPrChange>
        </w:rPr>
        <w:pPrChange w:id="51" w:author="sky tin" w:date="2025-03-04T23:50:00Z" w16du:dateUtc="2025-03-05T04:50:00Z">
          <w:pPr>
            <w:numPr>
              <w:numId w:val="2"/>
            </w:numPr>
            <w:ind w:left="720" w:hanging="360"/>
          </w:pPr>
        </w:pPrChange>
      </w:pPr>
      <w:r w:rsidRPr="00172DC7">
        <w:rPr>
          <w:sz w:val="22"/>
          <w:szCs w:val="22"/>
          <w:rPrChange w:id="52" w:author="sky tin" w:date="2025-03-04T23:52:00Z" w16du:dateUtc="2025-03-05T04:52:00Z">
            <w:rPr/>
          </w:rPrChange>
        </w:rPr>
        <w:t>Gathered, arranged, and corrected research data to create representative graphs and charts highlighting results for presentations.</w:t>
      </w:r>
    </w:p>
    <w:p w14:paraId="367C1AD2" w14:textId="77777777" w:rsidR="00172DC7" w:rsidRPr="00172DC7" w:rsidRDefault="00172DC7" w:rsidP="00172DC7">
      <w:pPr>
        <w:spacing w:line="240" w:lineRule="auto"/>
        <w:rPr>
          <w:b/>
          <w:bCs/>
          <w:sz w:val="22"/>
          <w:szCs w:val="22"/>
          <w:rPrChange w:id="53" w:author="sky tin" w:date="2025-03-04T23:52:00Z" w16du:dateUtc="2025-03-05T04:52:00Z">
            <w:rPr>
              <w:b/>
              <w:bCs/>
            </w:rPr>
          </w:rPrChange>
        </w:rPr>
        <w:pPrChange w:id="54" w:author="sky tin" w:date="2025-03-04T23:50:00Z" w16du:dateUtc="2025-03-05T04:50:00Z">
          <w:pPr/>
        </w:pPrChange>
      </w:pPr>
      <w:r w:rsidRPr="00172DC7">
        <w:rPr>
          <w:b/>
          <w:bCs/>
          <w:sz w:val="22"/>
          <w:szCs w:val="22"/>
          <w:rPrChange w:id="55" w:author="sky tin" w:date="2025-03-04T23:52:00Z" w16du:dateUtc="2025-03-05T04:52:00Z">
            <w:rPr>
              <w:b/>
              <w:bCs/>
            </w:rPr>
          </w:rPrChange>
        </w:rPr>
        <w:t>Projects</w:t>
      </w:r>
    </w:p>
    <w:p w14:paraId="521DB2F8" w14:textId="77777777" w:rsidR="00172DC7" w:rsidRPr="00172DC7" w:rsidRDefault="00172DC7" w:rsidP="00172DC7">
      <w:pPr>
        <w:spacing w:line="240" w:lineRule="auto"/>
        <w:rPr>
          <w:sz w:val="22"/>
          <w:szCs w:val="22"/>
          <w:rPrChange w:id="56" w:author="sky tin" w:date="2025-03-04T23:52:00Z" w16du:dateUtc="2025-03-05T04:52:00Z">
            <w:rPr/>
          </w:rPrChange>
        </w:rPr>
        <w:pPrChange w:id="57" w:author="sky tin" w:date="2025-03-04T23:50:00Z" w16du:dateUtc="2025-03-05T04:50:00Z">
          <w:pPr/>
        </w:pPrChange>
      </w:pPr>
      <w:r w:rsidRPr="00172DC7">
        <w:rPr>
          <w:sz w:val="22"/>
          <w:szCs w:val="22"/>
          <w:rPrChange w:id="58" w:author="sky tin" w:date="2025-03-04T23:52:00Z" w16du:dateUtc="2025-03-05T04:52:00Z">
            <w:rPr/>
          </w:rPrChange>
        </w:rPr>
        <w:t xml:space="preserve">GitHub | </w:t>
      </w:r>
      <w:r w:rsidRPr="00172DC7">
        <w:rPr>
          <w:sz w:val="22"/>
          <w:szCs w:val="22"/>
          <w:rPrChange w:id="59" w:author="sky tin" w:date="2025-03-04T23:52:00Z" w16du:dateUtc="2025-03-05T04:52:00Z">
            <w:rPr/>
          </w:rPrChange>
        </w:rPr>
        <w:fldChar w:fldCharType="begin"/>
      </w:r>
      <w:r w:rsidRPr="00172DC7">
        <w:rPr>
          <w:sz w:val="22"/>
          <w:szCs w:val="22"/>
          <w:rPrChange w:id="60" w:author="sky tin" w:date="2025-03-04T23:52:00Z" w16du:dateUtc="2025-03-05T04:52:00Z">
            <w:rPr/>
          </w:rPrChange>
        </w:rPr>
        <w:instrText>HYPERLINK "https://github.com/Ctrl-Sky"</w:instrText>
      </w:r>
      <w:r w:rsidRPr="00172DC7">
        <w:rPr>
          <w:sz w:val="22"/>
          <w:szCs w:val="22"/>
          <w:rPrChange w:id="61" w:author="sky tin" w:date="2025-03-04T23:52:00Z" w16du:dateUtc="2025-03-05T04:52:00Z">
            <w:rPr/>
          </w:rPrChange>
        </w:rPr>
      </w:r>
      <w:r w:rsidRPr="00172DC7">
        <w:rPr>
          <w:sz w:val="22"/>
          <w:szCs w:val="22"/>
          <w:rPrChange w:id="62" w:author="sky tin" w:date="2025-03-04T23:52:00Z" w16du:dateUtc="2025-03-05T04:52:00Z">
            <w:rPr/>
          </w:rPrChange>
        </w:rPr>
        <w:fldChar w:fldCharType="separate"/>
      </w:r>
      <w:r w:rsidRPr="00172DC7">
        <w:rPr>
          <w:rStyle w:val="Hyperlink"/>
          <w:sz w:val="22"/>
          <w:szCs w:val="22"/>
          <w:rPrChange w:id="63" w:author="sky tin" w:date="2025-03-04T23:52:00Z" w16du:dateUtc="2025-03-05T04:52:00Z">
            <w:rPr>
              <w:rStyle w:val="Hyperlink"/>
            </w:rPr>
          </w:rPrChange>
        </w:rPr>
        <w:t>https://github.com/Ctrl-Sky</w:t>
      </w:r>
      <w:r w:rsidRPr="00172DC7">
        <w:rPr>
          <w:sz w:val="22"/>
          <w:szCs w:val="22"/>
          <w:rPrChange w:id="64" w:author="sky tin" w:date="2025-03-04T23:52:00Z" w16du:dateUtc="2025-03-05T04:52:00Z">
            <w:rPr/>
          </w:rPrChange>
        </w:rPr>
        <w:fldChar w:fldCharType="end"/>
      </w:r>
      <w:r w:rsidRPr="00172DC7">
        <w:rPr>
          <w:sz w:val="22"/>
          <w:szCs w:val="22"/>
          <w:rPrChange w:id="65" w:author="sky tin" w:date="2025-03-04T23:52:00Z" w16du:dateUtc="2025-03-05T04:52:00Z">
            <w:rPr/>
          </w:rPrChange>
        </w:rPr>
        <w:t xml:space="preserve"> </w:t>
      </w:r>
    </w:p>
    <w:p w14:paraId="5867B546" w14:textId="77777777" w:rsidR="00172DC7" w:rsidRPr="00172DC7" w:rsidRDefault="00172DC7" w:rsidP="00172DC7">
      <w:pPr>
        <w:numPr>
          <w:ilvl w:val="0"/>
          <w:numId w:val="3"/>
        </w:numPr>
        <w:spacing w:line="240" w:lineRule="auto"/>
        <w:rPr>
          <w:b/>
          <w:bCs/>
          <w:sz w:val="22"/>
          <w:szCs w:val="22"/>
          <w:rPrChange w:id="66" w:author="sky tin" w:date="2025-03-04T23:52:00Z" w16du:dateUtc="2025-03-05T04:52:00Z">
            <w:rPr>
              <w:b/>
              <w:bCs/>
            </w:rPr>
          </w:rPrChange>
        </w:rPr>
        <w:pPrChange w:id="67" w:author="sky tin" w:date="2025-03-04T23:50:00Z" w16du:dateUtc="2025-03-05T04:50:00Z">
          <w:pPr>
            <w:numPr>
              <w:numId w:val="3"/>
            </w:numPr>
            <w:ind w:left="720" w:hanging="360"/>
          </w:pPr>
        </w:pPrChange>
      </w:pPr>
      <w:r w:rsidRPr="00172DC7">
        <w:rPr>
          <w:b/>
          <w:bCs/>
          <w:sz w:val="22"/>
          <w:szCs w:val="22"/>
          <w:rPrChange w:id="68" w:author="sky tin" w:date="2025-03-04T23:52:00Z" w16du:dateUtc="2025-03-05T04:52:00Z">
            <w:rPr>
              <w:b/>
              <w:bCs/>
            </w:rPr>
          </w:rPrChange>
        </w:rPr>
        <w:t xml:space="preserve">Task Management Application </w:t>
      </w:r>
      <w:r w:rsidRPr="00172DC7">
        <w:rPr>
          <w:sz w:val="22"/>
          <w:szCs w:val="22"/>
          <w:rPrChange w:id="69" w:author="sky tin" w:date="2025-03-04T23:52:00Z" w16du:dateUtc="2025-03-05T04:52:00Z">
            <w:rPr/>
          </w:rPrChange>
        </w:rPr>
        <w:t>– Developed a dynamic Task Management Application using JavaScript and libraries such as Dojo, React, Angular, Ember, and Backbone to create simple application that tracks, and list task needed to be done.</w:t>
      </w:r>
    </w:p>
    <w:p w14:paraId="1DA22ED3" w14:textId="77777777" w:rsidR="00172DC7" w:rsidRPr="00172DC7" w:rsidRDefault="00172DC7" w:rsidP="00172DC7">
      <w:pPr>
        <w:numPr>
          <w:ilvl w:val="0"/>
          <w:numId w:val="3"/>
        </w:numPr>
        <w:spacing w:line="240" w:lineRule="auto"/>
        <w:rPr>
          <w:b/>
          <w:bCs/>
          <w:sz w:val="22"/>
          <w:szCs w:val="22"/>
          <w:rPrChange w:id="70" w:author="sky tin" w:date="2025-03-04T23:52:00Z" w16du:dateUtc="2025-03-05T04:52:00Z">
            <w:rPr>
              <w:b/>
              <w:bCs/>
            </w:rPr>
          </w:rPrChange>
        </w:rPr>
        <w:pPrChange w:id="71" w:author="sky tin" w:date="2025-03-04T23:50:00Z" w16du:dateUtc="2025-03-05T04:50:00Z">
          <w:pPr>
            <w:numPr>
              <w:numId w:val="3"/>
            </w:numPr>
            <w:ind w:left="720" w:hanging="360"/>
          </w:pPr>
        </w:pPrChange>
      </w:pPr>
      <w:r w:rsidRPr="00172DC7">
        <w:rPr>
          <w:sz w:val="22"/>
          <w:szCs w:val="22"/>
          <w:rPrChange w:id="72" w:author="sky tin" w:date="2025-03-04T23:52:00Z" w16du:dateUtc="2025-03-05T04:52:00Z">
            <w:rPr/>
          </w:rPrChange>
        </w:rPr>
        <w:t xml:space="preserve"> </w:t>
      </w:r>
      <w:r w:rsidRPr="00172DC7">
        <w:rPr>
          <w:b/>
          <w:bCs/>
          <w:sz w:val="22"/>
          <w:szCs w:val="22"/>
          <w:rPrChange w:id="73" w:author="sky tin" w:date="2025-03-04T23:52:00Z" w16du:dateUtc="2025-03-05T04:52:00Z">
            <w:rPr>
              <w:b/>
              <w:bCs/>
            </w:rPr>
          </w:rPrChange>
        </w:rPr>
        <w:t xml:space="preserve">Cloud-Deployed Interactive Web Application </w:t>
      </w:r>
      <w:r w:rsidRPr="00172DC7">
        <w:rPr>
          <w:sz w:val="22"/>
          <w:szCs w:val="22"/>
          <w:rPrChange w:id="74" w:author="sky tin" w:date="2025-03-04T23:52:00Z" w16du:dateUtc="2025-03-05T04:52:00Z">
            <w:rPr/>
          </w:rPrChange>
        </w:rPr>
        <w:t>- Designed, developed, and deployed a cloud-based interactive web application using Azure. Created a simple to-do list application with HTML, CSS, and JavaScript as the frontend, coupled with a Node.js backend hosted on Azure</w:t>
      </w:r>
      <w:r w:rsidRPr="00172DC7">
        <w:rPr>
          <w:b/>
          <w:bCs/>
          <w:sz w:val="22"/>
          <w:szCs w:val="22"/>
          <w:rPrChange w:id="75" w:author="sky tin" w:date="2025-03-04T23:52:00Z" w16du:dateUtc="2025-03-05T04:52:00Z">
            <w:rPr>
              <w:b/>
              <w:bCs/>
            </w:rPr>
          </w:rPrChange>
        </w:rPr>
        <w:t>.</w:t>
      </w:r>
    </w:p>
    <w:p w14:paraId="71EB19CF" w14:textId="1BE40FA9" w:rsidR="00172DC7" w:rsidRPr="00172DC7" w:rsidDel="00172DC7" w:rsidRDefault="00172DC7" w:rsidP="00172DC7">
      <w:pPr>
        <w:spacing w:line="240" w:lineRule="auto"/>
        <w:rPr>
          <w:del w:id="76" w:author="sky tin" w:date="2025-03-04T23:53:00Z" w16du:dateUtc="2025-03-05T04:53:00Z"/>
          <w:b/>
          <w:bCs/>
          <w:sz w:val="22"/>
          <w:szCs w:val="22"/>
          <w:rPrChange w:id="77" w:author="sky tin" w:date="2025-03-04T23:52:00Z" w16du:dateUtc="2025-03-05T04:52:00Z">
            <w:rPr>
              <w:del w:id="78" w:author="sky tin" w:date="2025-03-04T23:53:00Z" w16du:dateUtc="2025-03-05T04:53:00Z"/>
              <w:b/>
              <w:bCs/>
            </w:rPr>
          </w:rPrChange>
        </w:rPr>
        <w:pPrChange w:id="79" w:author="sky tin" w:date="2025-03-04T23:50:00Z" w16du:dateUtc="2025-03-05T04:50:00Z">
          <w:pPr/>
        </w:pPrChange>
      </w:pPr>
      <w:del w:id="80" w:author="sky tin" w:date="2025-03-04T23:53:00Z" w16du:dateUtc="2025-03-05T04:53:00Z">
        <w:r w:rsidRPr="00172DC7" w:rsidDel="00172DC7">
          <w:rPr>
            <w:b/>
            <w:bCs/>
            <w:sz w:val="22"/>
            <w:szCs w:val="22"/>
            <w:rPrChange w:id="81" w:author="sky tin" w:date="2025-03-04T23:52:00Z" w16du:dateUtc="2025-03-05T04:52:00Z">
              <w:rPr>
                <w:b/>
                <w:bCs/>
              </w:rPr>
            </w:rPrChange>
          </w:rPr>
          <w:delText>Education</w:delText>
        </w:r>
      </w:del>
    </w:p>
    <w:p w14:paraId="634A0D23" w14:textId="25898E9B" w:rsidR="00172DC7" w:rsidRPr="00172DC7" w:rsidDel="00172DC7" w:rsidRDefault="00172DC7" w:rsidP="00172DC7">
      <w:pPr>
        <w:spacing w:line="240" w:lineRule="auto"/>
        <w:rPr>
          <w:del w:id="82" w:author="sky tin" w:date="2025-03-04T23:53:00Z" w16du:dateUtc="2025-03-05T04:53:00Z"/>
          <w:sz w:val="22"/>
          <w:szCs w:val="22"/>
          <w:rPrChange w:id="83" w:author="sky tin" w:date="2025-03-04T23:52:00Z" w16du:dateUtc="2025-03-05T04:52:00Z">
            <w:rPr>
              <w:del w:id="84" w:author="sky tin" w:date="2025-03-04T23:53:00Z" w16du:dateUtc="2025-03-05T04:53:00Z"/>
            </w:rPr>
          </w:rPrChange>
        </w:rPr>
        <w:pPrChange w:id="85" w:author="sky tin" w:date="2025-03-04T23:50:00Z" w16du:dateUtc="2025-03-05T04:50:00Z">
          <w:pPr/>
        </w:pPrChange>
      </w:pPr>
      <w:del w:id="86" w:author="sky tin" w:date="2025-03-04T23:53:00Z" w16du:dateUtc="2025-03-05T04:53:00Z">
        <w:r w:rsidRPr="00172DC7" w:rsidDel="00172DC7">
          <w:rPr>
            <w:sz w:val="22"/>
            <w:szCs w:val="22"/>
            <w:rPrChange w:id="87" w:author="sky tin" w:date="2025-03-04T23:52:00Z" w16du:dateUtc="2025-03-05T04:52:00Z">
              <w:rPr/>
            </w:rPrChange>
          </w:rPr>
          <w:delText>Computer Science - Bachelor of Applied Science | McMaster University</w:delText>
        </w:r>
      </w:del>
      <w:del w:id="88" w:author="sky tin" w:date="2025-03-04T23:52:00Z" w16du:dateUtc="2025-03-05T04:52:00Z">
        <w:r w:rsidRPr="00172DC7" w:rsidDel="00172DC7">
          <w:rPr>
            <w:sz w:val="22"/>
            <w:szCs w:val="22"/>
            <w:rPrChange w:id="89" w:author="sky tin" w:date="2025-03-04T23:52:00Z" w16du:dateUtc="2025-03-05T04:52:00Z">
              <w:rPr/>
            </w:rPrChange>
          </w:rPr>
          <w:delText xml:space="preserve">          </w:delText>
        </w:r>
      </w:del>
    </w:p>
    <w:p w14:paraId="2AE6EA22" w14:textId="77777777" w:rsidR="00172DC7" w:rsidRPr="00172DC7" w:rsidRDefault="00172DC7" w:rsidP="00172DC7">
      <w:pPr>
        <w:spacing w:line="240" w:lineRule="auto"/>
        <w:rPr>
          <w:sz w:val="22"/>
          <w:szCs w:val="22"/>
          <w:rPrChange w:id="90" w:author="sky tin" w:date="2025-03-04T23:52:00Z" w16du:dateUtc="2025-03-05T04:52:00Z">
            <w:rPr/>
          </w:rPrChange>
        </w:rPr>
        <w:pPrChange w:id="91" w:author="sky tin" w:date="2025-03-04T23:50:00Z" w16du:dateUtc="2025-03-05T04:50:00Z">
          <w:pPr/>
        </w:pPrChange>
      </w:pPr>
    </w:p>
    <w:p w14:paraId="77B0DBD6" w14:textId="77777777" w:rsidR="00172DC7" w:rsidRPr="00172DC7" w:rsidRDefault="00172DC7" w:rsidP="00172DC7">
      <w:pPr>
        <w:spacing w:line="240" w:lineRule="auto"/>
        <w:rPr>
          <w:b/>
          <w:bCs/>
          <w:sz w:val="22"/>
          <w:szCs w:val="22"/>
          <w:rPrChange w:id="92" w:author="sky tin" w:date="2025-03-04T23:52:00Z" w16du:dateUtc="2025-03-05T04:52:00Z">
            <w:rPr>
              <w:b/>
              <w:bCs/>
            </w:rPr>
          </w:rPrChange>
        </w:rPr>
        <w:pPrChange w:id="93" w:author="sky tin" w:date="2025-03-04T23:50:00Z" w16du:dateUtc="2025-03-05T04:50:00Z">
          <w:pPr/>
        </w:pPrChange>
      </w:pPr>
      <w:r w:rsidRPr="00172DC7">
        <w:rPr>
          <w:b/>
          <w:bCs/>
          <w:sz w:val="22"/>
          <w:szCs w:val="22"/>
          <w:rPrChange w:id="94" w:author="sky tin" w:date="2025-03-04T23:52:00Z" w16du:dateUtc="2025-03-05T04:52:00Z">
            <w:rPr>
              <w:b/>
              <w:bCs/>
            </w:rPr>
          </w:rPrChange>
        </w:rPr>
        <w:t>Relevant Course Work</w:t>
      </w:r>
    </w:p>
    <w:p w14:paraId="56EE9781" w14:textId="77777777" w:rsidR="00172DC7" w:rsidRPr="00172DC7" w:rsidRDefault="00172DC7" w:rsidP="00172DC7">
      <w:pPr>
        <w:spacing w:line="240" w:lineRule="auto"/>
        <w:rPr>
          <w:sz w:val="22"/>
          <w:szCs w:val="22"/>
          <w:rPrChange w:id="95" w:author="sky tin" w:date="2025-03-04T23:52:00Z" w16du:dateUtc="2025-03-05T04:52:00Z">
            <w:rPr/>
          </w:rPrChange>
        </w:rPr>
        <w:pPrChange w:id="96" w:author="sky tin" w:date="2025-03-04T23:50:00Z" w16du:dateUtc="2025-03-05T04:50:00Z">
          <w:pPr/>
        </w:pPrChange>
      </w:pPr>
      <w:r w:rsidRPr="00172DC7">
        <w:rPr>
          <w:sz w:val="22"/>
          <w:szCs w:val="22"/>
          <w:rPrChange w:id="97" w:author="sky tin" w:date="2025-03-04T23:52:00Z" w16du:dateUtc="2025-03-05T04:52:00Z">
            <w:rPr/>
          </w:rPrChange>
        </w:rPr>
        <w:t>COMPSCI 2DB3 – Databases</w:t>
      </w:r>
      <w:r w:rsidRPr="00172DC7">
        <w:rPr>
          <w:sz w:val="22"/>
          <w:szCs w:val="22"/>
          <w:rPrChange w:id="98" w:author="sky tin" w:date="2025-03-04T23:52:00Z" w16du:dateUtc="2025-03-05T04:52:00Z">
            <w:rPr/>
          </w:rPrChange>
        </w:rPr>
        <w:tab/>
      </w:r>
      <w:r w:rsidRPr="00172DC7">
        <w:rPr>
          <w:sz w:val="22"/>
          <w:szCs w:val="22"/>
          <w:rPrChange w:id="99" w:author="sky tin" w:date="2025-03-04T23:52:00Z" w16du:dateUtc="2025-03-05T04:52:00Z">
            <w:rPr/>
          </w:rPrChange>
        </w:rPr>
        <w:tab/>
      </w:r>
      <w:r w:rsidRPr="00172DC7">
        <w:rPr>
          <w:sz w:val="22"/>
          <w:szCs w:val="22"/>
          <w:rPrChange w:id="100" w:author="sky tin" w:date="2025-03-04T23:52:00Z" w16du:dateUtc="2025-03-05T04:52:00Z">
            <w:rPr/>
          </w:rPrChange>
        </w:rPr>
        <w:tab/>
      </w:r>
      <w:r w:rsidRPr="00172DC7">
        <w:rPr>
          <w:sz w:val="22"/>
          <w:szCs w:val="22"/>
          <w:rPrChange w:id="101" w:author="sky tin" w:date="2025-03-04T23:52:00Z" w16du:dateUtc="2025-03-05T04:52:00Z">
            <w:rPr/>
          </w:rPrChange>
        </w:rPr>
        <w:tab/>
        <w:t xml:space="preserve"> </w:t>
      </w:r>
    </w:p>
    <w:p w14:paraId="1A3705F5" w14:textId="77777777" w:rsidR="00172DC7" w:rsidRPr="00172DC7" w:rsidRDefault="00172DC7" w:rsidP="00172DC7">
      <w:pPr>
        <w:numPr>
          <w:ilvl w:val="0"/>
          <w:numId w:val="2"/>
        </w:numPr>
        <w:spacing w:line="240" w:lineRule="auto"/>
        <w:rPr>
          <w:sz w:val="22"/>
          <w:szCs w:val="22"/>
          <w:rPrChange w:id="102" w:author="sky tin" w:date="2025-03-04T23:52:00Z" w16du:dateUtc="2025-03-05T04:52:00Z">
            <w:rPr/>
          </w:rPrChange>
        </w:rPr>
        <w:pPrChange w:id="103" w:author="sky tin" w:date="2025-03-04T23:50:00Z" w16du:dateUtc="2025-03-05T04:50:00Z">
          <w:pPr>
            <w:numPr>
              <w:numId w:val="2"/>
            </w:numPr>
            <w:ind w:left="720" w:hanging="360"/>
          </w:pPr>
        </w:pPrChange>
      </w:pPr>
      <w:r w:rsidRPr="00172DC7">
        <w:rPr>
          <w:sz w:val="22"/>
          <w:szCs w:val="22"/>
          <w:rPrChange w:id="104" w:author="sky tin" w:date="2025-03-04T23:52:00Z" w16du:dateUtc="2025-03-05T04:52:00Z">
            <w:rPr/>
          </w:rPrChange>
        </w:rPr>
        <w:t>Researched data modelling, integrity constraints, principles and design of relational databases, relational algebra, SQL, MySQL, SQLite, Microsoft SQL query processing, transactions, concurrency control, recovery, security, and data storage.</w:t>
      </w:r>
    </w:p>
    <w:p w14:paraId="4BEC5687" w14:textId="77777777" w:rsidR="00172DC7" w:rsidRPr="00172DC7" w:rsidRDefault="00172DC7" w:rsidP="00172DC7">
      <w:pPr>
        <w:spacing w:line="240" w:lineRule="auto"/>
        <w:rPr>
          <w:sz w:val="22"/>
          <w:szCs w:val="22"/>
          <w:rPrChange w:id="105" w:author="sky tin" w:date="2025-03-04T23:52:00Z" w16du:dateUtc="2025-03-05T04:52:00Z">
            <w:rPr/>
          </w:rPrChange>
        </w:rPr>
        <w:pPrChange w:id="106" w:author="sky tin" w:date="2025-03-04T23:50:00Z" w16du:dateUtc="2025-03-05T04:50:00Z">
          <w:pPr/>
        </w:pPrChange>
      </w:pPr>
    </w:p>
    <w:p w14:paraId="44C060AB" w14:textId="77777777" w:rsidR="00172DC7" w:rsidRPr="00172DC7" w:rsidRDefault="00172DC7" w:rsidP="00172DC7">
      <w:pPr>
        <w:spacing w:line="240" w:lineRule="auto"/>
        <w:rPr>
          <w:sz w:val="22"/>
          <w:szCs w:val="22"/>
          <w:rPrChange w:id="107" w:author="sky tin" w:date="2025-03-04T23:52:00Z" w16du:dateUtc="2025-03-05T04:52:00Z">
            <w:rPr/>
          </w:rPrChange>
        </w:rPr>
        <w:pPrChange w:id="108" w:author="sky tin" w:date="2025-03-04T23:50:00Z" w16du:dateUtc="2025-03-05T04:50:00Z">
          <w:pPr/>
        </w:pPrChange>
      </w:pPr>
      <w:r w:rsidRPr="00172DC7">
        <w:rPr>
          <w:sz w:val="22"/>
          <w:szCs w:val="22"/>
          <w:rPrChange w:id="109" w:author="sky tin" w:date="2025-03-04T23:52:00Z" w16du:dateUtc="2025-03-05T04:52:00Z">
            <w:rPr/>
          </w:rPrChange>
        </w:rPr>
        <w:t>COMPSCI 2C03 – Data Structures and Algorithms</w:t>
      </w:r>
      <w:r w:rsidRPr="00172DC7">
        <w:rPr>
          <w:sz w:val="22"/>
          <w:szCs w:val="22"/>
          <w:rPrChange w:id="110" w:author="sky tin" w:date="2025-03-04T23:52:00Z" w16du:dateUtc="2025-03-05T04:52:00Z">
            <w:rPr/>
          </w:rPrChange>
        </w:rPr>
        <w:tab/>
      </w:r>
      <w:r w:rsidRPr="00172DC7">
        <w:rPr>
          <w:sz w:val="22"/>
          <w:szCs w:val="22"/>
          <w:rPrChange w:id="111" w:author="sky tin" w:date="2025-03-04T23:52:00Z" w16du:dateUtc="2025-03-05T04:52:00Z">
            <w:rPr/>
          </w:rPrChange>
        </w:rPr>
        <w:tab/>
      </w:r>
      <w:r w:rsidRPr="00172DC7">
        <w:rPr>
          <w:sz w:val="22"/>
          <w:szCs w:val="22"/>
          <w:rPrChange w:id="112" w:author="sky tin" w:date="2025-03-04T23:52:00Z" w16du:dateUtc="2025-03-05T04:52:00Z">
            <w:rPr/>
          </w:rPrChange>
        </w:rPr>
        <w:tab/>
      </w:r>
      <w:r w:rsidRPr="00172DC7">
        <w:rPr>
          <w:sz w:val="22"/>
          <w:szCs w:val="22"/>
          <w:rPrChange w:id="113" w:author="sky tin" w:date="2025-03-04T23:52:00Z" w16du:dateUtc="2025-03-05T04:52:00Z">
            <w:rPr/>
          </w:rPrChange>
        </w:rPr>
        <w:tab/>
      </w:r>
      <w:r w:rsidRPr="00172DC7">
        <w:rPr>
          <w:sz w:val="22"/>
          <w:szCs w:val="22"/>
          <w:rPrChange w:id="114" w:author="sky tin" w:date="2025-03-04T23:52:00Z" w16du:dateUtc="2025-03-05T04:52:00Z">
            <w:rPr/>
          </w:rPrChange>
        </w:rPr>
        <w:tab/>
      </w:r>
    </w:p>
    <w:p w14:paraId="234961FB" w14:textId="77777777" w:rsidR="00172DC7" w:rsidRPr="00172DC7" w:rsidRDefault="00172DC7" w:rsidP="00172DC7">
      <w:pPr>
        <w:numPr>
          <w:ilvl w:val="0"/>
          <w:numId w:val="2"/>
        </w:numPr>
        <w:spacing w:line="240" w:lineRule="auto"/>
        <w:rPr>
          <w:sz w:val="22"/>
          <w:szCs w:val="22"/>
          <w:rPrChange w:id="115" w:author="sky tin" w:date="2025-03-04T23:52:00Z" w16du:dateUtc="2025-03-05T04:52:00Z">
            <w:rPr/>
          </w:rPrChange>
        </w:rPr>
        <w:pPrChange w:id="116" w:author="sky tin" w:date="2025-03-04T23:50:00Z" w16du:dateUtc="2025-03-05T04:50:00Z">
          <w:pPr>
            <w:numPr>
              <w:numId w:val="2"/>
            </w:numPr>
            <w:ind w:left="720" w:hanging="360"/>
          </w:pPr>
        </w:pPrChange>
      </w:pPr>
      <w:r w:rsidRPr="00172DC7">
        <w:rPr>
          <w:sz w:val="22"/>
          <w:szCs w:val="22"/>
          <w:rPrChange w:id="117" w:author="sky tin" w:date="2025-03-04T23:52:00Z" w16du:dateUtc="2025-03-05T04:52:00Z">
            <w:rPr/>
          </w:rPrChange>
        </w:rPr>
        <w:lastRenderedPageBreak/>
        <w:t>Studied basic data structures such as, stacks, queues, hash tables, and binary trees. Reviewed graph representations and various algorithms, including minimum spanning trees, traversals, and shortest path, and analyzed their performance analysis.</w:t>
      </w:r>
    </w:p>
    <w:p w14:paraId="51409633" w14:textId="77777777" w:rsidR="00172DC7" w:rsidRPr="00172DC7" w:rsidRDefault="00172DC7" w:rsidP="00172DC7">
      <w:pPr>
        <w:spacing w:line="240" w:lineRule="auto"/>
        <w:rPr>
          <w:sz w:val="22"/>
          <w:szCs w:val="22"/>
          <w:rPrChange w:id="118" w:author="sky tin" w:date="2025-03-04T23:52:00Z" w16du:dateUtc="2025-03-05T04:52:00Z">
            <w:rPr/>
          </w:rPrChange>
        </w:rPr>
        <w:pPrChange w:id="119" w:author="sky tin" w:date="2025-03-04T23:50:00Z" w16du:dateUtc="2025-03-05T04:50:00Z">
          <w:pPr/>
        </w:pPrChange>
      </w:pPr>
    </w:p>
    <w:p w14:paraId="35CF0F53" w14:textId="77777777" w:rsidR="00172DC7" w:rsidRPr="00172DC7" w:rsidRDefault="00172DC7" w:rsidP="00172DC7">
      <w:pPr>
        <w:spacing w:line="240" w:lineRule="auto"/>
        <w:rPr>
          <w:sz w:val="22"/>
          <w:szCs w:val="22"/>
          <w:rPrChange w:id="120" w:author="sky tin" w:date="2025-03-04T23:52:00Z" w16du:dateUtc="2025-03-05T04:52:00Z">
            <w:rPr/>
          </w:rPrChange>
        </w:rPr>
        <w:pPrChange w:id="121" w:author="sky tin" w:date="2025-03-04T23:50:00Z" w16du:dateUtc="2025-03-05T04:50:00Z">
          <w:pPr/>
        </w:pPrChange>
      </w:pPr>
      <w:r w:rsidRPr="00172DC7">
        <w:rPr>
          <w:b/>
          <w:bCs/>
          <w:sz w:val="22"/>
          <w:szCs w:val="22"/>
          <w:rPrChange w:id="122" w:author="sky tin" w:date="2025-03-04T23:52:00Z" w16du:dateUtc="2025-03-05T04:52:00Z">
            <w:rPr>
              <w:b/>
              <w:bCs/>
            </w:rPr>
          </w:rPrChange>
        </w:rPr>
        <w:t>Skills</w:t>
      </w:r>
    </w:p>
    <w:p w14:paraId="638BB319" w14:textId="77777777" w:rsidR="00172DC7" w:rsidRPr="00172DC7" w:rsidRDefault="00172DC7" w:rsidP="00172DC7">
      <w:pPr>
        <w:numPr>
          <w:ilvl w:val="0"/>
          <w:numId w:val="3"/>
        </w:numPr>
        <w:spacing w:line="240" w:lineRule="auto"/>
        <w:rPr>
          <w:sz w:val="22"/>
          <w:szCs w:val="22"/>
          <w:rPrChange w:id="123" w:author="sky tin" w:date="2025-03-04T23:52:00Z" w16du:dateUtc="2025-03-05T04:52:00Z">
            <w:rPr/>
          </w:rPrChange>
        </w:rPr>
        <w:pPrChange w:id="124" w:author="sky tin" w:date="2025-03-04T23:50:00Z" w16du:dateUtc="2025-03-05T04:50:00Z">
          <w:pPr>
            <w:numPr>
              <w:numId w:val="3"/>
            </w:numPr>
            <w:ind w:left="720" w:hanging="360"/>
          </w:pPr>
        </w:pPrChange>
      </w:pPr>
      <w:r w:rsidRPr="00172DC7">
        <w:rPr>
          <w:sz w:val="22"/>
          <w:szCs w:val="22"/>
          <w:rPrChange w:id="125" w:author="sky tin" w:date="2025-03-04T23:52:00Z" w16du:dateUtc="2025-03-05T04:52:00Z">
            <w:rPr/>
          </w:rPrChange>
        </w:rPr>
        <w:t>Python, C/</w:t>
      </w:r>
      <w:proofErr w:type="gramStart"/>
      <w:r w:rsidRPr="00172DC7">
        <w:rPr>
          <w:sz w:val="22"/>
          <w:szCs w:val="22"/>
          <w:rPrChange w:id="126" w:author="sky tin" w:date="2025-03-04T23:52:00Z" w16du:dateUtc="2025-03-05T04:52:00Z">
            <w:rPr/>
          </w:rPrChange>
        </w:rPr>
        <w:t>C++ ,</w:t>
      </w:r>
      <w:proofErr w:type="gramEnd"/>
      <w:r w:rsidRPr="00172DC7">
        <w:rPr>
          <w:sz w:val="22"/>
          <w:szCs w:val="22"/>
          <w:rPrChange w:id="127" w:author="sky tin" w:date="2025-03-04T23:52:00Z" w16du:dateUtc="2025-03-05T04:52:00Z">
            <w:rPr/>
          </w:rPrChange>
        </w:rPr>
        <w:t xml:space="preserve"> excel, MySQL, GitHub, HTML5, CSS, JavaScript, Azure, Linux, AWS, Angular, React</w:t>
      </w:r>
    </w:p>
    <w:p w14:paraId="3284341A" w14:textId="77777777" w:rsidR="00A01AD2" w:rsidRDefault="00A01AD2"/>
    <w:sectPr w:rsidR="00A01A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F6133"/>
    <w:multiLevelType w:val="hybridMultilevel"/>
    <w:tmpl w:val="F844F876"/>
    <w:lvl w:ilvl="0" w:tplc="DE3098AE">
      <w:start w:val="647"/>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2F64F3F"/>
    <w:multiLevelType w:val="hybridMultilevel"/>
    <w:tmpl w:val="B71A0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70E379CD"/>
    <w:multiLevelType w:val="hybridMultilevel"/>
    <w:tmpl w:val="34FE70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7D974E7B"/>
    <w:multiLevelType w:val="hybridMultilevel"/>
    <w:tmpl w:val="67F475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1166554881">
    <w:abstractNumId w:val="2"/>
    <w:lvlOverride w:ilvl="0"/>
    <w:lvlOverride w:ilvl="1"/>
    <w:lvlOverride w:ilvl="2"/>
    <w:lvlOverride w:ilvl="3"/>
    <w:lvlOverride w:ilvl="4"/>
    <w:lvlOverride w:ilvl="5"/>
    <w:lvlOverride w:ilvl="6"/>
    <w:lvlOverride w:ilvl="7"/>
    <w:lvlOverride w:ilvl="8"/>
  </w:num>
  <w:num w:numId="2" w16cid:durableId="1384866954">
    <w:abstractNumId w:val="3"/>
    <w:lvlOverride w:ilvl="0"/>
    <w:lvlOverride w:ilvl="1"/>
    <w:lvlOverride w:ilvl="2"/>
    <w:lvlOverride w:ilvl="3"/>
    <w:lvlOverride w:ilvl="4"/>
    <w:lvlOverride w:ilvl="5"/>
    <w:lvlOverride w:ilvl="6"/>
    <w:lvlOverride w:ilvl="7"/>
    <w:lvlOverride w:ilvl="8"/>
  </w:num>
  <w:num w:numId="3" w16cid:durableId="828597482">
    <w:abstractNumId w:val="1"/>
    <w:lvlOverride w:ilvl="0"/>
    <w:lvlOverride w:ilvl="1"/>
    <w:lvlOverride w:ilvl="2"/>
    <w:lvlOverride w:ilvl="3"/>
    <w:lvlOverride w:ilvl="4"/>
    <w:lvlOverride w:ilvl="5"/>
    <w:lvlOverride w:ilvl="6"/>
    <w:lvlOverride w:ilvl="7"/>
    <w:lvlOverride w:ilvl="8"/>
  </w:num>
  <w:num w:numId="4" w16cid:durableId="7217074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y tin">
    <w15:presenceInfo w15:providerId="Windows Live" w15:userId="dae8960a854f3e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07"/>
    <w:rsid w:val="00116991"/>
    <w:rsid w:val="00172DC7"/>
    <w:rsid w:val="008D5FCA"/>
    <w:rsid w:val="00A01AD2"/>
    <w:rsid w:val="00A60D56"/>
    <w:rsid w:val="00CF7C07"/>
    <w:rsid w:val="00FA63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6E600"/>
  <w15:chartTrackingRefBased/>
  <w15:docId w15:val="{A4F53C2F-2689-405B-976D-1988B4D4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07"/>
    <w:rPr>
      <w:rFonts w:eastAsiaTheme="majorEastAsia" w:cstheme="majorBidi"/>
      <w:color w:val="272727" w:themeColor="text1" w:themeTint="D8"/>
    </w:rPr>
  </w:style>
  <w:style w:type="paragraph" w:styleId="Title">
    <w:name w:val="Title"/>
    <w:basedOn w:val="Normal"/>
    <w:next w:val="Normal"/>
    <w:link w:val="TitleChar"/>
    <w:uiPriority w:val="10"/>
    <w:qFormat/>
    <w:rsid w:val="00CF7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07"/>
    <w:pPr>
      <w:spacing w:before="160"/>
      <w:jc w:val="center"/>
    </w:pPr>
    <w:rPr>
      <w:i/>
      <w:iCs/>
      <w:color w:val="404040" w:themeColor="text1" w:themeTint="BF"/>
    </w:rPr>
  </w:style>
  <w:style w:type="character" w:customStyle="1" w:styleId="QuoteChar">
    <w:name w:val="Quote Char"/>
    <w:basedOn w:val="DefaultParagraphFont"/>
    <w:link w:val="Quote"/>
    <w:uiPriority w:val="29"/>
    <w:rsid w:val="00CF7C07"/>
    <w:rPr>
      <w:i/>
      <w:iCs/>
      <w:color w:val="404040" w:themeColor="text1" w:themeTint="BF"/>
    </w:rPr>
  </w:style>
  <w:style w:type="paragraph" w:styleId="ListParagraph">
    <w:name w:val="List Paragraph"/>
    <w:basedOn w:val="Normal"/>
    <w:uiPriority w:val="34"/>
    <w:qFormat/>
    <w:rsid w:val="00CF7C07"/>
    <w:pPr>
      <w:ind w:left="720"/>
      <w:contextualSpacing/>
    </w:pPr>
  </w:style>
  <w:style w:type="character" w:styleId="IntenseEmphasis">
    <w:name w:val="Intense Emphasis"/>
    <w:basedOn w:val="DefaultParagraphFont"/>
    <w:uiPriority w:val="21"/>
    <w:qFormat/>
    <w:rsid w:val="00CF7C07"/>
    <w:rPr>
      <w:i/>
      <w:iCs/>
      <w:color w:val="0F4761" w:themeColor="accent1" w:themeShade="BF"/>
    </w:rPr>
  </w:style>
  <w:style w:type="paragraph" w:styleId="IntenseQuote">
    <w:name w:val="Intense Quote"/>
    <w:basedOn w:val="Normal"/>
    <w:next w:val="Normal"/>
    <w:link w:val="IntenseQuoteChar"/>
    <w:uiPriority w:val="30"/>
    <w:qFormat/>
    <w:rsid w:val="00CF7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07"/>
    <w:rPr>
      <w:i/>
      <w:iCs/>
      <w:color w:val="0F4761" w:themeColor="accent1" w:themeShade="BF"/>
    </w:rPr>
  </w:style>
  <w:style w:type="character" w:styleId="IntenseReference">
    <w:name w:val="Intense Reference"/>
    <w:basedOn w:val="DefaultParagraphFont"/>
    <w:uiPriority w:val="32"/>
    <w:qFormat/>
    <w:rsid w:val="00CF7C07"/>
    <w:rPr>
      <w:b/>
      <w:bCs/>
      <w:smallCaps/>
      <w:color w:val="0F4761" w:themeColor="accent1" w:themeShade="BF"/>
      <w:spacing w:val="5"/>
    </w:rPr>
  </w:style>
  <w:style w:type="character" w:styleId="Hyperlink">
    <w:name w:val="Hyperlink"/>
    <w:basedOn w:val="DefaultParagraphFont"/>
    <w:uiPriority w:val="99"/>
    <w:unhideWhenUsed/>
    <w:rsid w:val="00172DC7"/>
    <w:rPr>
      <w:color w:val="467886" w:themeColor="hyperlink"/>
      <w:u w:val="single"/>
    </w:rPr>
  </w:style>
  <w:style w:type="character" w:styleId="UnresolvedMention">
    <w:name w:val="Unresolved Mention"/>
    <w:basedOn w:val="DefaultParagraphFont"/>
    <w:uiPriority w:val="99"/>
    <w:semiHidden/>
    <w:unhideWhenUsed/>
    <w:rsid w:val="00172DC7"/>
    <w:rPr>
      <w:color w:val="605E5C"/>
      <w:shd w:val="clear" w:color="auto" w:fill="E1DFDD"/>
    </w:rPr>
  </w:style>
  <w:style w:type="paragraph" w:styleId="Revision">
    <w:name w:val="Revision"/>
    <w:hidden/>
    <w:uiPriority w:val="99"/>
    <w:semiHidden/>
    <w:rsid w:val="00172DC7"/>
    <w:pPr>
      <w:spacing w:after="0" w:line="240" w:lineRule="auto"/>
    </w:pPr>
  </w:style>
  <w:style w:type="table" w:styleId="TableGrid">
    <w:name w:val="Table Grid"/>
    <w:basedOn w:val="TableNormal"/>
    <w:uiPriority w:val="39"/>
    <w:rsid w:val="00172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02927">
      <w:bodyDiv w:val="1"/>
      <w:marLeft w:val="0"/>
      <w:marRight w:val="0"/>
      <w:marTop w:val="0"/>
      <w:marBottom w:val="0"/>
      <w:divBdr>
        <w:top w:val="none" w:sz="0" w:space="0" w:color="auto"/>
        <w:left w:val="none" w:sz="0" w:space="0" w:color="auto"/>
        <w:bottom w:val="none" w:sz="0" w:space="0" w:color="auto"/>
        <w:right w:val="none" w:sz="0" w:space="0" w:color="auto"/>
      </w:divBdr>
    </w:div>
    <w:div w:id="143366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ky-quan" TargetMode="External"/><Relationship Id="rId5" Type="http://schemas.openxmlformats.org/officeDocument/2006/relationships/hyperlink" Target="mailto:skyquan2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tin</dc:creator>
  <cp:keywords/>
  <dc:description/>
  <cp:lastModifiedBy>sky tin</cp:lastModifiedBy>
  <cp:revision>2</cp:revision>
  <dcterms:created xsi:type="dcterms:W3CDTF">2025-03-05T04:46:00Z</dcterms:created>
  <dcterms:modified xsi:type="dcterms:W3CDTF">2025-03-05T05:00:00Z</dcterms:modified>
</cp:coreProperties>
</file>